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Ecology and Infrastructure International</w:t>
      </w:r>
      <w:r>
        <w:rPr/>
        <w:t xml:space="preserve">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XXXX</w:t>
        <w:br/>
        <w:t xml:space="preserve"> </w:t>
      </w:r>
      <w:r>
        <w:rPr>
          <w:rStyle w:val="Textit"/>
        </w:rPr>
        <w:t>Summary</w:t>
      </w:r>
      <w:r>
        <w:rPr/>
        <w:t>: XXXX</w:t>
        <w:br/>
        <w:t xml:space="preserve"> </w:t>
      </w:r>
      <w:r>
        <w:rPr>
          <w:rStyle w:val="Textit"/>
        </w:rPr>
        <w:t>Main Text</w:t>
      </w:r>
      <w:r>
        <w:rPr/>
        <w:t>: XXXX</w:t>
        <w:br/>
        <w:t xml:space="preserve"> </w:t>
      </w:r>
      <w:r>
        <w:rPr>
          <w:rStyle w:val="Textit"/>
        </w:rPr>
        <w:t>Acknowledgements</w:t>
      </w:r>
      <w:r>
        <w:rPr/>
        <w:t>: XXXX</w:t>
        <w:br/>
        <w:t xml:space="preserve"> </w:t>
      </w:r>
      <w:r>
        <w:rPr>
          <w:rStyle w:val="Textit"/>
        </w:rPr>
        <w:t>References</w:t>
      </w:r>
      <w:r>
        <w:rPr/>
        <w:t>: XXXX</w:t>
        <w:br/>
        <w:t xml:space="preserve"> </w:t>
      </w:r>
      <w:r>
        <w:rPr>
          <w:rStyle w:val="Textit"/>
        </w:rPr>
        <w:t>Tables</w:t>
      </w:r>
      <w:r>
        <w:rPr/>
        <w:t>: XXXX</w:t>
        <w:br/>
        <w:t xml:space="preserve"> </w:t>
      </w:r>
      <w:r>
        <w:rPr>
          <w:rStyle w:val="Textit"/>
        </w:rPr>
        <w:t>Figure Legends</w:t>
      </w:r>
      <w:r>
        <w:rPr/>
        <w:t>: XXXX</w:t>
      </w:r>
    </w:p>
    <w:p>
      <w:pPr>
        <w:pStyle w:val="Textbody1"/>
        <w:jc w:val="left"/>
        <w:rPr/>
      </w:pPr>
      <w:r>
        <w:rPr>
          <w:rStyle w:val="Textit"/>
        </w:rPr>
        <w:t>Number of Tables</w:t>
      </w:r>
      <w:r>
        <w:rPr/>
        <w:t xml:space="preserve">: 5 </w:t>
      </w:r>
    </w:p>
    <w:p>
      <w:pPr>
        <w:pStyle w:val="Textbody1"/>
        <w:jc w:val="left"/>
        <w:rPr/>
      </w:pPr>
      <w:r>
        <w:rPr>
          <w:rStyle w:val="Textit"/>
        </w:rPr>
        <w:t>Number of Figures</w:t>
      </w:r>
      <w:r>
        <w:rPr/>
        <w:t xml:space="preserve">: 6 </w:t>
      </w:r>
    </w:p>
    <w:p>
      <w:pPr>
        <w:pStyle w:val="Textbody1"/>
        <w:jc w:val="left"/>
        <w:rPr/>
      </w:pPr>
      <w:r>
        <w:rPr>
          <w:rStyle w:val="Textit"/>
        </w:rPr>
        <w:t>Number of References</w:t>
      </w:r>
      <w:r>
        <w:rPr/>
        <w:t>: XXXX</w:t>
      </w:r>
      <w:r>
        <w:br w:type="page"/>
      </w:r>
    </w:p>
    <w:p>
      <w:pPr>
        <w:pStyle w:val="Textbody1"/>
        <w:numPr>
          <w:ilvl w:val="1"/>
          <w:numId w:val="2"/>
        </w:numPr>
        <w:jc w:val="left"/>
        <w:rPr/>
      </w:pPr>
      <w:r>
        <w:rPr/>
        <w:t>Summary</w:t>
      </w:r>
    </w:p>
    <w:p>
      <w:pPr>
        <w:pStyle w:val="Textbody1"/>
        <w:jc w:val="left"/>
        <w:rPr/>
      </w:pPr>
      <w:r>
        <w:rPr/>
        <w:t>Collisions between and wildlife and vehicles has been widely studied, however, animal mortality from strikes by rail-based networks remains under-represented in the literature.  In addition to animal welfare and conservation concerns, costs from train strikes may be considerable and rail authorities have a vested interest to manage the problem.</w:t>
      </w:r>
    </w:p>
    <w:p>
      <w:pPr>
        <w:pStyle w:val="Textbody1"/>
        <w:jc w:val="left"/>
        <w:rPr/>
      </w:pPr>
      <w:r>
        <w:rPr/>
      </w:r>
    </w:p>
    <w:p>
      <w:pPr>
        <w:pStyle w:val="Textbody1"/>
        <w:jc w:val="left"/>
        <w:rPr/>
      </w:pPr>
      <w:r>
        <w:rPr/>
        <w:t>To assess the risk of collisions, we developed methods to quantify regional train movements in space and time, determine likelihoods of species occurrence, and fit a model to reported collision data.  We made predictions of collision rates on the total network based on three management scenarios.</w:t>
      </w:r>
    </w:p>
    <w:p>
      <w:pPr>
        <w:pStyle w:val="Textbody1"/>
        <w:jc w:val="left"/>
        <w:rPr/>
      </w:pPr>
      <w:r>
        <w:rPr/>
      </w:r>
    </w:p>
    <w:p>
      <w:pPr>
        <w:pStyle w:val="Textbody1"/>
        <w:jc w:val="left"/>
        <w:rPr/>
      </w:pPr>
      <w:r>
        <w:rPr/>
        <w:t>The model fit and predictions were plausible.  Speed was the most influential variable followed by presence of kangaroos.  Reducing speeds in areas of high predicted kangaroo occurrence during peak animal activity resulted in the greatest reduction in collision rate.</w:t>
      </w:r>
    </w:p>
    <w:p>
      <w:pPr>
        <w:pStyle w:val="Textbody1"/>
        <w:jc w:val="left"/>
        <w:rPr/>
      </w:pPr>
      <w:r>
        <w:rPr/>
      </w:r>
    </w:p>
    <w:p>
      <w:pPr>
        <w:pStyle w:val="Textbody1"/>
        <w:jc w:val="left"/>
        <w:rPr/>
      </w:pPr>
      <w:r>
        <w:rPr/>
        <w:t>Predictions from the model can help managers decide where, when and how best to mitigate strikes.  The model framework is easily adaptable to other species and rail operations and allows managers to assess bias and uncertainty and calibrate/update accordingly.</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One of the most visible impacts are animals struck by moving vehicles which directly influence species mortality rates (Forman et al., 2003).</w:t>
      </w:r>
    </w:p>
    <w:p>
      <w:pPr>
        <w:pStyle w:val="Textbody1"/>
        <w:jc w:val="left"/>
        <w:rPr/>
      </w:pPr>
      <w:r>
        <w:rPr/>
        <w:t xml:space="preserve"> </w:t>
      </w:r>
    </w:p>
    <w:p>
      <w:pPr>
        <w:pStyle w:val="Textbody1"/>
        <w:jc w:val="left"/>
        <w:rPr/>
      </w:pPr>
      <w:r>
        <w:rPr/>
        <w:t>Wildlife-vehicle collisions are a serious problem throughout the western world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w:t>
      </w:r>
      <w:r>
        <w:rPr/>
        <w:t xml:space="preserve"> </w:t>
      </w:r>
      <w:r>
        <w:rPr/>
        <w:t>Moreover, management of wildlife-vehicle collisions in developing countries will become important as new transportation networks are constructed and existing networks are expanded.</w:t>
      </w:r>
    </w:p>
    <w:p>
      <w:pPr>
        <w:pStyle w:val="Textbody1"/>
        <w:jc w:val="left"/>
        <w:rPr/>
      </w:pPr>
      <w:r>
        <w:rPr/>
      </w:r>
    </w:p>
    <w:p>
      <w:pPr>
        <w:pStyle w:val="Textbody1"/>
        <w:jc w:val="left"/>
        <w:rPr/>
      </w:pPr>
      <w:r>
        <w:rPr/>
        <w:t xml:space="preserve">In addition to concerns about animal welfare </w:t>
      </w:r>
      <w:r>
        <w:rPr/>
        <w:t xml:space="preserve">(Sainsbury et al., 1995) </w:t>
      </w:r>
      <w:r>
        <w:rPr/>
        <w:t>and conservation status of threatened species</w:t>
      </w:r>
      <w:r>
        <w:rPr/>
        <w:t xml:space="preserve"> (Dwyer et al., 2016; Jones, 2000)</w:t>
      </w:r>
      <w:r>
        <w:rPr/>
        <w:t xml:space="preserve">, larger animals can directly pose risks to the life of humans (Langley et al., 2006; Rowden et al., 2008).  </w:t>
      </w:r>
      <w:r>
        <w:rPr/>
        <w:t xml:space="preserve">For example, moose are one of the largest animals struck by vehicles in North America and Europe and cause significant damage and injuries due to mass (Hurley et al., 2009).  Deer, although, smaller than moose are frequently reported in wildlife-vehicle collisions resulting in human deaths in North America (Williams &amp; Wells, 2005). </w:t>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location along a transportation network for a particular species, such as kangaroos, will assist managers to select and implement the most appropriate form of mitigation (e.g. animal exclusion or change in network activity). Data can also inform statistical modelling which helps to predict the probability of wildlife-vehicle collisions (Gunson et al., 2011).</w:t>
      </w:r>
    </w:p>
    <w:p>
      <w:pPr>
        <w:pStyle w:val="Textbody1"/>
        <w:jc w:val="left"/>
        <w:rPr/>
      </w:pPr>
      <w:r>
        <w:rPr/>
      </w:r>
    </w:p>
    <w:p>
      <w:pPr>
        <w:pStyle w:val="Textbody1"/>
        <w:jc w:val="left"/>
        <w:rPr/>
      </w:pPr>
      <w:r>
        <w:rPr/>
        <w:t>The majority of wildlife-vehicle collision modelling deals with road networks (van der Ree et al, 2015), yet, the problem extends to other forms of vehicular networks such as air (van Belle et al., 2007) and rail (Wells et al., 1999) operation. Regardless of the mode of transport, the modelling of collisions share some common attributes (Forman et al., 2003). First, the movements or presence of animals are often considered in the models and may include behavioural traits (Roger &amp; Ramp, 2009). Second, 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r>
        <w:rPr/>
        <w:t>Extensive rail networks with considerable activity exist on every continent in the world, and although broader ecological effects have been discussed (De Santo, 1993; Givoni, 2006) and analysed (</w:t>
      </w:r>
      <w:r>
        <w:rPr>
          <w:rStyle w:val="Emphasis"/>
          <w:i w:val="false"/>
        </w:rPr>
        <w:t>Waller &amp; Servheen, 2005</w:t>
      </w:r>
      <w:r>
        <w:rPr/>
        <w:t>), very few studies analyse wildlife-train collisions (see Belant, 1995; Onoyama et al., 1998).  Moreover, we only found one published study predicting wildlife-train collisions (Gundersen &amp; Andreassen, 1998). Here, we develop a modelling framework to predict the rate of kangaroo collisions on the regional passenger train network in Victoria. Our methods aim to inform rail operators of potential kangaroo collision risks and can be used to generalise to other species (e.g. wombats) and rail operations (e.g. freight transport).</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 network from regional Victoria, Australia (operated by V/line, a government-owned corporation) in south-east Australia to conduct our study (Figure 1).  Trains operate on all sections of the network between the hours of 4am and 2am (following day), with the largest volume occurring Monday through Friday between the hours of 7am and 9am and 4pm and 6pm.</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grid of one square kilometre resolution on the rail network (Figure 2).  In each grid cell we modelled species occurrences and quantified the train movements and speeds.</w:t>
      </w:r>
    </w:p>
    <w:p>
      <w:pPr>
        <w:pStyle w:val="Textbody1"/>
        <w:jc w:val="left"/>
        <w:rPr/>
      </w:pPr>
      <w:r>
        <w:rPr/>
      </w:r>
    </w:p>
    <w:p>
      <w:pPr>
        <w:pStyle w:val="Textbody1"/>
        <w:jc w:val="left"/>
        <w:rPr/>
      </w:pPr>
      <w:r>
        <w:rPr/>
        <w:t>Eastern grey kangaroos (</w:t>
      </w:r>
      <w:r>
        <w:rPr>
          <w:rStyle w:val="Emphasis"/>
        </w:rPr>
        <w:t>Macropus giganteus</w:t>
      </w:r>
      <w:r>
        <w:rPr/>
        <w:t>, Shaw, 1790; "kangaroos" hereafter) are frequently struck animals in regional Victoria and large enough to cause significant damage to trains.  V/line provided records of 439 kangaroo collisions spanning a six-year period between 1 January, 2009 and 31 December, 2015. Each record included incident date and time,  the name of service line (unique route between two towns), and nearest fraction of a kilometre post (physical sign markers indicating distance along train line).  Using geographic information system (GIS) data on the regional rail network, we determined spatial coordinates (GDA94 MGA zone 55 projection) for all collisions from the reported kilometre post and service line.</w:t>
      </w:r>
    </w:p>
    <w:p>
      <w:pPr>
        <w:pStyle w:val="Textbody1"/>
        <w:jc w:val="left"/>
        <w:rPr/>
      </w:pPr>
      <w:r>
        <w:rPr/>
      </w:r>
    </w:p>
    <w:p>
      <w:pPr>
        <w:pStyle w:val="Textbody1"/>
        <w:jc w:val="left"/>
        <w:rPr/>
      </w:pPr>
      <w:r>
        <w:rPr>
          <w:i/>
          <w:iCs/>
        </w:rPr>
        <w:t>Species Occurrence</w:t>
      </w:r>
      <w:r>
        <w:rPr/>
        <w:tab/>
      </w:r>
    </w:p>
    <w:p>
      <w:pPr>
        <w:pStyle w:val="Textbody1"/>
        <w:jc w:val="left"/>
        <w:rPr/>
      </w:pPr>
      <w:r>
        <w:rPr/>
        <w:t>Kangaroo occurrence data is sparsely recorded in regional Victoria. To represent exposure risk,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(see Visintin et al, 2016).  To reduce the effects of sampling bias, we also included two anthropogenic variables (distance to urban areas and roads) and the spatial coordinates of grid cell centroids as predictors in the model.</w:t>
      </w:r>
    </w:p>
    <w:p>
      <w:pPr>
        <w:pStyle w:val="Textbody1"/>
        <w:jc w:val="left"/>
        <w:rPr/>
      </w:pPr>
      <w:r>
        <w:rPr/>
      </w:r>
    </w:p>
    <w:p>
      <w:pPr>
        <w:pStyle w:val="Textbody1"/>
        <w:jc w:val="left"/>
        <w:rPr>
          <w:i/>
          <w:i/>
          <w:iCs/>
        </w:rPr>
      </w:pPr>
      <w:r>
        <w:rPr>
          <w:i/>
          <w:iCs/>
        </w:rPr>
        <w:t>Characteristics of Rail Network</w:t>
      </w:r>
    </w:p>
    <w:p>
      <w:pPr>
        <w:pStyle w:val="Textbody1"/>
        <w:jc w:val="left"/>
        <w:rPr/>
      </w:pPr>
      <w:r>
        <w:rPr/>
        <w:t>To determine train movements across space and time, we accessed publicly available  locations and times of unique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(e.g., tramTRACKER).  We used a spatial  database (Postgres version 9.6; PostGIS version 2.3.0) to process this information and report the average number of trains, the total length of track, and average train speed in each grid cell for each hour of the day where trains occurred.</w:t>
      </w:r>
    </w:p>
    <w:p>
      <w:pPr>
        <w:pStyle w:val="Textbody1"/>
        <w:jc w:val="left"/>
        <w:rPr/>
      </w:pPr>
      <w:r>
        <w:rPr/>
      </w:r>
    </w:p>
    <w:p>
      <w:pPr>
        <w:pStyle w:val="Textbody1"/>
        <w:jc w:val="left"/>
        <w:rPr>
          <w:i/>
          <w:i/>
          <w:iCs/>
        </w:rPr>
      </w:pPr>
      <w:r>
        <w:rPr>
          <w:i/>
          <w:iCs/>
        </w:rPr>
        <w:t>Temporal Variation</w:t>
      </w:r>
    </w:p>
    <w:p>
      <w:pPr>
        <w:pStyle w:val="Textbody1"/>
        <w:jc w:val="left"/>
        <w:rPr/>
      </w:pPr>
      <w:r>
        <w:rPr/>
        <w:t>To account for temporal variation in collision risk throughout the day, we considered peak periods of train movements in relation to daylight hours. By adding variables that allow a bimodal response of collision rate to hour of day across all seasons, the crepuscular lifestyle of kangaroos (most active at dawn and dusk) is tested. We included three additional variables to the model for this purpose; relative daylight intensity (both linear and quadratic terms) and time between sunrise and sunset.</w:t>
      </w:r>
    </w:p>
    <w:p>
      <w:pPr>
        <w:pStyle w:val="Textbody1"/>
        <w:jc w:val="left"/>
        <w:rPr/>
      </w:pPr>
      <w:r>
        <w:rPr/>
      </w:r>
    </w:p>
    <w:p>
      <w:pPr>
        <w:pStyle w:val="Textbody1"/>
        <w:numPr>
          <w:ilvl w:val="2"/>
          <w:numId w:val="2"/>
        </w:numPr>
        <w:jc w:val="left"/>
        <w:rPr/>
      </w:pPr>
      <w:r>
        <w:rPr>
          <w:i/>
          <w:iCs/>
        </w:rPr>
        <w:t>Statistical Modelling</w:t>
      </w:r>
    </w:p>
    <w:p>
      <w:pPr>
        <w:pStyle w:val="Textbody1"/>
        <w:jc w:val="left"/>
        <w:rPr/>
      </w:pPr>
      <w:r>
        <w:rPr/>
        <w:t xml:space="preserve">We adapted a single-species quantitative risk model (see Visintin et al, 2016) to fit and compare the relationship of kangaroo presence, characteristics of the rail network, and temporal patterns (kangaroo movements during high activity of trains) to collision likelihood. The likelihood that a collision occurs in a given grid cell </w:t>
      </w:r>
      <w:r>
        <w:rPr>
          <w:b/>
          <w:bCs/>
        </w:rPr>
        <w:t>i</w:t>
      </w:r>
      <w:r>
        <w:rPr/>
        <w:t xml:space="preserve"> at hour </w:t>
      </w:r>
      <w:r>
        <w:rPr>
          <w:b/>
          <w:bCs/>
        </w:rPr>
        <w:t>j</w:t>
      </w:r>
      <w:r>
        <w:rPr/>
        <w:t xml:space="preserve"> in month </w:t>
      </w:r>
      <w:r>
        <w:rPr>
          <w:b/>
          <w:bCs/>
        </w:rPr>
        <w:t>k</w:t>
      </w:r>
      <w:r>
        <w:rPr>
          <w:b w:val="false"/>
          <w:bCs w:val="false"/>
        </w:rPr>
        <w:t xml:space="preserve"> (</w:t>
      </w:r>
      <w:r>
        <w:rPr>
          <w:b w:val="false"/>
          <w:bCs w:val="false"/>
          <w:i/>
          <w:iCs/>
          <w:sz w:val="20"/>
          <w:szCs w:val="20"/>
        </w:rPr>
        <w:t>p</w:t>
      </w:r>
      <w:r>
        <w:rPr>
          <w:b w:val="false"/>
          <w:bCs w:val="false"/>
          <w:i/>
          <w:iCs/>
          <w:sz w:val="20"/>
          <w:szCs w:val="20"/>
          <w:vertAlign w:val="subscript"/>
        </w:rPr>
        <w:t xml:space="preserve">ijk </w:t>
      </w:r>
      <w:r>
        <w:rPr>
          <w:b w:val="false"/>
          <w:bCs w:val="false"/>
          <w:i/>
          <w:iCs/>
          <w:sz w:val="20"/>
          <w:szCs w:val="20"/>
        </w:rPr>
        <w:t>= Pr(Y</w:t>
      </w:r>
      <w:r>
        <w:rPr>
          <w:b w:val="false"/>
          <w:bCs w:val="false"/>
          <w:i/>
          <w:iCs/>
          <w:sz w:val="20"/>
          <w:szCs w:val="20"/>
          <w:vertAlign w:val="subscript"/>
        </w:rPr>
        <w:t>ijk</w:t>
      </w:r>
      <w:r>
        <w:rPr>
          <w:b w:val="false"/>
          <w:bCs w:val="false"/>
          <w:i/>
          <w:iCs/>
          <w:sz w:val="20"/>
          <w:szCs w:val="20"/>
        </w:rPr>
        <w:t>=1))</w:t>
      </w:r>
      <w:r>
        <w:rPr>
          <w:b/>
          <w:bCs/>
          <w:i/>
          <w:iCs/>
          <w:sz w:val="20"/>
          <w:szCs w:val="20"/>
        </w:rPr>
        <w:t xml:space="preserve"> </w:t>
      </w:r>
      <w:r>
        <w:rPr>
          <w:b w:val="false"/>
          <w:bCs w:val="false"/>
        </w:rPr>
        <w:t xml:space="preserve">depends on species occurrence </w:t>
      </w:r>
      <w:r>
        <w:rPr>
          <w:b/>
          <w:bCs/>
        </w:rPr>
        <w:t>O</w:t>
      </w:r>
      <w:r>
        <w:rPr>
          <w:b w:val="false"/>
          <w:bCs w:val="false"/>
        </w:rPr>
        <w:t xml:space="preserve">, average number of trains </w:t>
      </w:r>
      <w:r>
        <w:rPr>
          <w:b/>
          <w:bCs/>
        </w:rPr>
        <w:t>V</w:t>
      </w:r>
      <w:r>
        <w:rPr>
          <w:b w:val="false"/>
          <w:bCs w:val="false"/>
        </w:rPr>
        <w:t xml:space="preserve">, average train speed </w:t>
      </w:r>
      <w:r>
        <w:rPr>
          <w:b/>
          <w:bCs/>
        </w:rPr>
        <w:t>S</w:t>
      </w:r>
      <w:r>
        <w:rPr>
          <w:b w:val="false"/>
          <w:bCs w:val="false"/>
        </w:rPr>
        <w:t xml:space="preserve">, relative daylight intensity </w:t>
      </w:r>
      <w:r>
        <w:rPr>
          <w:b/>
          <w:bCs/>
        </w:rPr>
        <w:t>L</w:t>
      </w:r>
      <w:r>
        <w:rPr>
          <w:b w:val="false"/>
          <w:bCs w:val="false"/>
        </w:rPr>
        <w:t xml:space="preserve">, duration of daylight </w:t>
      </w:r>
      <w:r>
        <w:rPr>
          <w:b/>
          <w:bCs/>
        </w:rPr>
        <w:t>D</w:t>
      </w:r>
      <w:r>
        <w:rPr>
          <w:b w:val="false"/>
          <w:bCs w:val="false"/>
        </w:rPr>
        <w:t xml:space="preserve">, and length of track </w:t>
      </w:r>
      <w:r>
        <w:rPr>
          <w:b/>
          <w:bCs/>
        </w:rPr>
        <w:t>K</w:t>
      </w:r>
      <w:r>
        <w:rPr>
          <w:b w:val="false"/>
          <w:bCs w:val="false"/>
        </w:rPr>
        <w:t>:</w:t>
      </w:r>
      <w:r>
        <w:rPr/>
        <w:t>:</w:t>
      </w:r>
    </w:p>
    <w:p>
      <w:pPr>
        <w:pStyle w:val="Textbody1"/>
        <w:jc w:val="left"/>
        <w:rPr/>
      </w:pPr>
      <w:r>
        <w:rPr/>
      </w:r>
    </w:p>
    <w:p>
      <w:pPr>
        <w:pStyle w:val="Textbody1"/>
        <w:jc w:val="center"/>
        <w:rPr/>
      </w:pPr>
      <w:r>
        <w:rPr>
          <w:i/>
          <w:iCs/>
          <w:sz w:val="20"/>
          <w:szCs w:val="20"/>
        </w:rPr>
        <w:t>cloglog(p</w:t>
      </w:r>
      <w:r>
        <w:rPr>
          <w:i/>
          <w:iCs/>
          <w:sz w:val="20"/>
          <w:szCs w:val="20"/>
          <w:vertAlign w:val="subscript"/>
        </w:rPr>
        <w:t>ijk</w:t>
      </w:r>
      <w:r>
        <w:rPr>
          <w:i/>
          <w:iCs/>
          <w:sz w:val="20"/>
          <w:szCs w:val="20"/>
        </w:rPr>
        <w:t>) = β</w:t>
      </w:r>
      <w:r>
        <w:rPr>
          <w:i/>
          <w:iCs/>
          <w:sz w:val="20"/>
          <w:szCs w:val="20"/>
          <w:vertAlign w:val="subscript"/>
        </w:rPr>
        <w:t>0</w:t>
      </w:r>
      <w:r>
        <w:rPr>
          <w:i/>
          <w:iCs/>
          <w:sz w:val="20"/>
          <w:szCs w:val="20"/>
        </w:rPr>
        <w:t xml:space="preserve"> + β</w:t>
      </w:r>
      <w:r>
        <w:rPr>
          <w:i/>
          <w:iCs/>
          <w:sz w:val="20"/>
          <w:szCs w:val="20"/>
          <w:vertAlign w:val="subscript"/>
        </w:rPr>
        <w:t xml:space="preserve">1 </w:t>
      </w:r>
      <w:r>
        <w:rPr>
          <w:i/>
          <w:iCs/>
          <w:sz w:val="20"/>
          <w:szCs w:val="20"/>
        </w:rPr>
        <w:t>ln(</w:t>
      </w:r>
      <w:r>
        <w:rPr>
          <w:b/>
          <w:bCs/>
          <w:i/>
          <w:iCs/>
          <w:sz w:val="20"/>
          <w:szCs w:val="20"/>
        </w:rPr>
        <w:t>O</w:t>
      </w:r>
      <w:r>
        <w:rPr>
          <w:i/>
          <w:iCs/>
          <w:sz w:val="20"/>
          <w:szCs w:val="20"/>
          <w:vertAlign w:val="subscript"/>
        </w:rPr>
        <w:t>ijk</w:t>
      </w:r>
      <w:r>
        <w:rPr>
          <w:i/>
          <w:iCs/>
          <w:sz w:val="20"/>
          <w:szCs w:val="20"/>
        </w:rPr>
        <w:t>) + β</w:t>
      </w:r>
      <w:r>
        <w:rPr>
          <w:i/>
          <w:iCs/>
          <w:sz w:val="20"/>
          <w:szCs w:val="20"/>
          <w:vertAlign w:val="subscript"/>
        </w:rPr>
        <w:t xml:space="preserve">2 </w:t>
      </w:r>
      <w:r>
        <w:rPr>
          <w:i/>
          <w:iCs/>
          <w:sz w:val="20"/>
          <w:szCs w:val="20"/>
        </w:rPr>
        <w:t>ln(</w:t>
      </w:r>
      <w:r>
        <w:rPr>
          <w:b/>
          <w:bCs/>
          <w:i/>
          <w:iCs/>
          <w:sz w:val="20"/>
          <w:szCs w:val="20"/>
        </w:rPr>
        <w:t>V</w:t>
      </w:r>
      <w:r>
        <w:rPr>
          <w:i/>
          <w:iCs/>
          <w:sz w:val="20"/>
          <w:szCs w:val="20"/>
          <w:vertAlign w:val="subscript"/>
        </w:rPr>
        <w:t>ijk</w:t>
      </w:r>
      <w:r>
        <w:rPr>
          <w:i/>
          <w:iCs/>
          <w:sz w:val="20"/>
          <w:szCs w:val="20"/>
        </w:rPr>
        <w:t>) + β</w:t>
      </w:r>
      <w:r>
        <w:rPr>
          <w:i/>
          <w:iCs/>
          <w:sz w:val="20"/>
          <w:szCs w:val="20"/>
          <w:vertAlign w:val="subscript"/>
        </w:rPr>
        <w:t xml:space="preserve">3 </w:t>
      </w:r>
      <w:r>
        <w:rPr>
          <w:i/>
          <w:iCs/>
          <w:sz w:val="20"/>
          <w:szCs w:val="20"/>
        </w:rPr>
        <w:t>ln(</w:t>
      </w:r>
      <w:r>
        <w:rPr>
          <w:b/>
          <w:bCs/>
          <w:i/>
          <w:iCs/>
          <w:sz w:val="20"/>
          <w:szCs w:val="20"/>
        </w:rPr>
        <w:t>S</w:t>
      </w:r>
      <w:r>
        <w:rPr>
          <w:i/>
          <w:iCs/>
          <w:sz w:val="20"/>
          <w:szCs w:val="20"/>
          <w:vertAlign w:val="subscript"/>
        </w:rPr>
        <w:t>ijk</w:t>
      </w:r>
      <w:r>
        <w:rPr>
          <w:i/>
          <w:iCs/>
          <w:sz w:val="20"/>
          <w:szCs w:val="20"/>
        </w:rPr>
        <w:t>) + β</w:t>
      </w:r>
      <w:r>
        <w:rPr>
          <w:i/>
          <w:iCs/>
          <w:sz w:val="20"/>
          <w:szCs w:val="20"/>
          <w:vertAlign w:val="subscript"/>
        </w:rPr>
        <w:t xml:space="preserve">4 </w:t>
      </w:r>
      <w:r>
        <w:rPr>
          <w:i/>
          <w:iCs/>
          <w:sz w:val="20"/>
          <w:szCs w:val="20"/>
        </w:rPr>
        <w:t>ln(</w:t>
      </w:r>
      <w:r>
        <w:rPr>
          <w:b/>
          <w:bCs/>
          <w:i/>
          <w:iCs/>
          <w:sz w:val="20"/>
          <w:szCs w:val="20"/>
        </w:rPr>
        <w:t>L</w:t>
      </w:r>
      <w:r>
        <w:rPr>
          <w:i/>
          <w:iCs/>
          <w:sz w:val="20"/>
          <w:szCs w:val="20"/>
          <w:vertAlign w:val="subscript"/>
        </w:rPr>
        <w:t>ijk</w:t>
      </w:r>
      <w:r>
        <w:rPr>
          <w:i/>
          <w:iCs/>
          <w:sz w:val="20"/>
          <w:szCs w:val="20"/>
        </w:rPr>
        <w:t>) + β</w:t>
      </w:r>
      <w:r>
        <w:rPr>
          <w:i/>
          <w:iCs/>
          <w:sz w:val="20"/>
          <w:szCs w:val="20"/>
          <w:vertAlign w:val="subscript"/>
        </w:rPr>
        <w:t xml:space="preserve">5 </w:t>
      </w:r>
      <w:r>
        <w:rPr>
          <w:i/>
          <w:iCs/>
          <w:sz w:val="20"/>
          <w:szCs w:val="20"/>
        </w:rPr>
        <w:t>ln(</w:t>
      </w:r>
      <w:r>
        <w:rPr>
          <w:b/>
          <w:bCs/>
          <w:i/>
          <w:iCs/>
          <w:sz w:val="20"/>
          <w:szCs w:val="20"/>
        </w:rPr>
        <w:t>L</w:t>
      </w:r>
      <w:r>
        <w:rPr>
          <w:i/>
          <w:iCs/>
          <w:sz w:val="20"/>
          <w:szCs w:val="20"/>
          <w:vertAlign w:val="subscript"/>
        </w:rPr>
        <w:t>ijk</w:t>
      </w:r>
      <w:r>
        <w:rPr>
          <w:i/>
          <w:iCs/>
          <w:sz w:val="20"/>
          <w:szCs w:val="20"/>
        </w:rPr>
        <w:t>)</w:t>
      </w:r>
      <w:r>
        <w:rPr>
          <w:i/>
          <w:iCs/>
          <w:sz w:val="20"/>
          <w:szCs w:val="20"/>
          <w:vertAlign w:val="superscript"/>
        </w:rPr>
        <w:t>2</w:t>
      </w:r>
      <w:r>
        <w:rPr>
          <w:i/>
          <w:iCs/>
          <w:sz w:val="20"/>
          <w:szCs w:val="20"/>
        </w:rPr>
        <w:t xml:space="preserve"> + β</w:t>
      </w:r>
      <w:r>
        <w:rPr>
          <w:i/>
          <w:iCs/>
          <w:sz w:val="20"/>
          <w:szCs w:val="20"/>
          <w:vertAlign w:val="subscript"/>
        </w:rPr>
        <w:t xml:space="preserve">6 </w:t>
      </w:r>
      <w:r>
        <w:rPr>
          <w:i/>
          <w:iCs/>
          <w:sz w:val="20"/>
          <w:szCs w:val="20"/>
        </w:rPr>
        <w:t>ln(</w:t>
      </w:r>
      <w:r>
        <w:rPr>
          <w:b/>
          <w:bCs/>
          <w:i/>
          <w:iCs/>
          <w:sz w:val="20"/>
          <w:szCs w:val="20"/>
        </w:rPr>
        <w:t>D</w:t>
      </w:r>
      <w:r>
        <w:rPr>
          <w:i/>
          <w:iCs/>
          <w:sz w:val="20"/>
          <w:szCs w:val="20"/>
          <w:vertAlign w:val="subscript"/>
        </w:rPr>
        <w:t>ijk</w:t>
      </w:r>
      <w:r>
        <w:rPr>
          <w:i/>
          <w:iCs/>
          <w:sz w:val="20"/>
          <w:szCs w:val="20"/>
        </w:rPr>
        <w:t>) + ln(</w:t>
      </w:r>
      <w:r>
        <w:rPr>
          <w:b/>
          <w:bCs/>
          <w:i/>
          <w:iCs/>
          <w:sz w:val="20"/>
          <w:szCs w:val="20"/>
        </w:rPr>
        <w:t>K</w:t>
      </w:r>
      <w:r>
        <w:rPr>
          <w:i/>
          <w:iCs/>
          <w:sz w:val="20"/>
          <w:szCs w:val="20"/>
          <w:vertAlign w:val="subscript"/>
        </w:rPr>
        <w:t>ijk</w:t>
      </w:r>
      <w:r>
        <w:rPr>
          <w:i/>
          <w:iCs/>
          <w:sz w:val="20"/>
          <w:szCs w:val="20"/>
        </w:rPr>
        <w:t>)</w:t>
      </w:r>
      <w:r>
        <w:rPr/>
        <w:t xml:space="preserve"> </w:t>
        <w:tab/>
        <w:t>(1)</w:t>
      </w:r>
    </w:p>
    <w:p>
      <w:pPr>
        <w:pStyle w:val="Textbody1"/>
        <w:jc w:val="center"/>
        <w:rPr/>
      </w:pPr>
      <w:r>
        <w:rPr/>
      </w:r>
    </w:p>
    <w:p>
      <w:pPr>
        <w:pStyle w:val="Textbody1"/>
        <w:jc w:val="left"/>
        <w:rPr/>
      </w:pPr>
      <w:r>
        <w:rPr/>
        <w:t>Prior to modelling, we centred all explanatory variables by subtracting their means. All predictors exhibited Pearson's product moment correlation coefficients of less than 0.4 using pairwise analysis - indicating low potential effects of multi-collinearity.</w:t>
      </w:r>
    </w:p>
    <w:p>
      <w:pPr>
        <w:pStyle w:val="Textbody1"/>
        <w:jc w:val="left"/>
        <w:rPr/>
      </w:pPr>
      <w:r>
        <w:rPr/>
      </w:r>
    </w:p>
    <w:p>
      <w:pPr>
        <w:pStyle w:val="Textbody1"/>
        <w:jc w:val="left"/>
        <w:rPr/>
      </w:pPr>
      <w:r>
        <w:rPr/>
        <w:t>We fit the data (n=291120)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 xml:space="preserve">To assess performance, we cross-validated the model by randomly splitting the data into K=10 partitions. We used nine of these subsets for model fitting and one for assessing model accuracy.  For each assessment, we obtained several performance metrics (Cox, 1989; Harrell, 1996; Metz, 1978; Miller, 1991; Somers, 1962) using the function </w:t>
      </w:r>
      <w:r>
        <w:rPr>
          <w:i/>
          <w:iCs/>
        </w:rPr>
        <w:t>val.prob</w:t>
      </w:r>
      <w:r>
        <w:rPr/>
        <w:t xml:space="preserve"> in the R (version 3.3.1) package </w:t>
      </w:r>
      <w:r>
        <w:rPr>
          <w:i/>
          <w:iCs/>
        </w:rPr>
        <w:t>rms</w:t>
      </w:r>
      <w:r>
        <w:rPr/>
        <w:t>.  We repeated this procedure for 100 iterations producing a total of 1000 sets of performance metrics and compared them with those from the model fit to all data (Figure 3).</w:t>
      </w:r>
    </w:p>
    <w:p>
      <w:pPr>
        <w:pStyle w:val="Textbody1"/>
        <w:jc w:val="left"/>
        <w:rPr/>
      </w:pPr>
      <w:r>
        <w:rPr/>
      </w:r>
    </w:p>
    <w:p>
      <w:pPr>
        <w:pStyle w:val="Textbody1"/>
        <w:jc w:val="left"/>
        <w:rPr/>
      </w:pPr>
      <w:r>
        <w:rPr/>
        <w:t xml:space="preserve">Using the model fit on all data, we predicted the number of expected train-kangaroo collisions in the study area for one year under different management scenarios: </w:t>
      </w:r>
    </w:p>
    <w:p>
      <w:pPr>
        <w:pStyle w:val="Textbody1"/>
        <w:widowControl w:val="false"/>
        <w:suppressAutoHyphens w:val="true"/>
        <w:overflowPunct w:val="true"/>
        <w:bidi w:val="0"/>
        <w:spacing w:lineRule="auto" w:line="360"/>
        <w:ind w:left="0" w:right="0" w:firstLine="283"/>
        <w:jc w:val="left"/>
        <w:pPrChange w:id="0" w:author="Michaela Plein" w:date="2016-11-14T09:53:00Z">
          <w:pPr>
            <w:jc w:val="left"/>
          </w:pPr>
        </w:pPrChange>
        <w:rPr/>
      </w:pPr>
      <w:r>
        <w:rPr/>
        <w:t xml:space="preserve">A) no change to operations, </w:t>
      </w:r>
    </w:p>
    <w:p>
      <w:pPr>
        <w:pStyle w:val="Textbody1"/>
        <w:widowControl w:val="false"/>
        <w:suppressAutoHyphens w:val="true"/>
        <w:overflowPunct w:val="true"/>
        <w:bidi w:val="0"/>
        <w:spacing w:lineRule="auto" w:line="360"/>
        <w:ind w:left="0" w:right="0" w:firstLine="283"/>
        <w:jc w:val="left"/>
        <w:pPrChange w:id="0" w:author="Michaela Plein" w:date="2016-11-14T09:53:00Z">
          <w:pPr>
            <w:jc w:val="left"/>
          </w:pPr>
        </w:pPrChange>
        <w:rPr/>
      </w:pPr>
      <w:r>
        <w:rPr/>
        <w:t xml:space="preserve">B) moderated train speeds in high kangaroo occurrence areas, and </w:t>
      </w:r>
    </w:p>
    <w:p>
      <w:pPr>
        <w:pStyle w:val="Textbody1"/>
        <w:widowControl w:val="false"/>
        <w:suppressAutoHyphens w:val="true"/>
        <w:overflowPunct w:val="true"/>
        <w:bidi w:val="0"/>
        <w:spacing w:lineRule="auto" w:line="360"/>
        <w:ind w:left="0" w:right="0" w:firstLine="283"/>
        <w:jc w:val="left"/>
        <w:pPrChange w:id="0" w:author="Michaela Plein" w:date="2016-11-14T09:53:00Z">
          <w:pPr>
            <w:jc w:val="left"/>
          </w:pPr>
        </w:pPrChange>
        <w:rPr/>
      </w:pPr>
      <w:r>
        <w:rPr/>
        <w:t xml:space="preserve">C) controlled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5am to 9am and 4pm to 8pm.  We capped train speeds at 80 km h</w:t>
      </w:r>
      <w:r>
        <w:rPr>
          <w:vertAlign w:val="superscript"/>
        </w:rPr>
        <w:t xml:space="preserve">-1 </w:t>
      </w:r>
      <w:r>
        <w:rPr/>
        <w:t>for these areas (n=42 cells, total unique train trips=275).  In scenario C, relative kangaroo occurrence was reduced by approximately half in all grid cells with average train speeds of more than 120 km h</w:t>
      </w:r>
      <w:r>
        <w:rPr>
          <w:vertAlign w:val="superscript"/>
        </w:rPr>
        <w:t>-1</w:t>
      </w:r>
      <w:r>
        <w:rPr/>
        <w:t xml:space="preserve"> (n=154 cells, total track length=121 km)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t>Our model fit the data with no unexpected estimates of coefficients (</w:t>
      </w:r>
      <w:r>
        <w:rPr/>
        <w:t>e.g. negative values where positive were expected, or vice-versa).  The relative risk of collisions increased with higher average train speeds, predicted kangaroo occurrence, train frequency and during hours of high kangaroo activity in grid cells.  Train counts, however, had very little influence on collisions - and significance - in comparison to the other predictors (Figure 4).</w:t>
      </w:r>
    </w:p>
    <w:p>
      <w:pPr>
        <w:pStyle w:val="Textbody1"/>
        <w:jc w:val="left"/>
        <w:rPr/>
      </w:pPr>
      <w:r>
        <w:rPr/>
      </w:r>
    </w:p>
    <w:p>
      <w:pPr>
        <w:pStyle w:val="Textbody1"/>
        <w:jc w:val="left"/>
        <w:rPr/>
      </w:pPr>
      <w:r>
        <w:rPr/>
        <w:t xml:space="preserve">The strongest and most significant predictor was train speed; collision risk increased exponentially with </w:t>
      </w:r>
      <w:r>
        <w:rPr/>
        <w:t>considerable</w:t>
      </w:r>
      <w:r>
        <w:rPr/>
        <w:t xml:space="preserve"> increases at speeds above 85 km hr</w:t>
      </w:r>
      <w:r>
        <w:rPr>
          <w:vertAlign w:val="superscript"/>
        </w:rPr>
        <w:t>-1</w:t>
      </w:r>
      <w:r>
        <w:rPr/>
        <w:t xml:space="preserve">.  </w:t>
      </w:r>
      <w:r>
        <w:rPr/>
        <w:t>A</w:t>
      </w:r>
      <w:r>
        <w:rPr/>
        <w:t xml:space="preserve">n increase of </w:t>
      </w:r>
      <w:r>
        <w:rPr/>
        <w:t>of train speed from 110 to 130</w:t>
      </w:r>
      <w:r>
        <w:rPr/>
        <w:t xml:space="preserve"> km hr</w:t>
      </w:r>
      <w:r>
        <w:rPr>
          <w:vertAlign w:val="superscript"/>
        </w:rPr>
        <w:t>-1</w:t>
      </w:r>
      <w:r>
        <w:rPr/>
        <w:t xml:space="preserve"> resulted</w:t>
      </w:r>
      <w:r>
        <w:rPr/>
        <w:t xml:space="preserve"> in a doubling of collision risk, however, the effect of speed also demonstrated large uncertainty in the confidence intervals at high values (Figure 4).</w:t>
      </w:r>
    </w:p>
    <w:p>
      <w:pPr>
        <w:pStyle w:val="Textbody1"/>
        <w:jc w:val="left"/>
        <w:rPr/>
      </w:pPr>
      <w:r>
        <w:rPr/>
      </w:r>
    </w:p>
    <w:p>
      <w:pPr>
        <w:pStyle w:val="Textbody1"/>
        <w:jc w:val="left"/>
        <w:rPr/>
      </w:pPr>
      <w:r>
        <w:rPr/>
        <w:t xml:space="preserve">Kangaroo occurrence was the second most influential predictor.  Collision risk increased rapidly at low values of occurrence and more slowly at higher values.  </w:t>
      </w:r>
      <w:r>
        <w:rPr/>
        <w:t>There was an approximate 10-fold increase in collision likelihood across the range of values for kangaroo occurrence and</w:t>
      </w:r>
      <w:r>
        <w:rPr/>
        <w:t xml:space="preserve"> less uncertainty in the confidence intervals at lower values (Figure 4).</w:t>
      </w:r>
    </w:p>
    <w:p>
      <w:pPr>
        <w:pStyle w:val="Textbody1"/>
        <w:jc w:val="left"/>
        <w:rPr/>
      </w:pPr>
      <w:r>
        <w:rPr/>
      </w:r>
    </w:p>
    <w:p>
      <w:pPr>
        <w:pStyle w:val="Textbody1"/>
        <w:jc w:val="left"/>
        <w:rPr/>
      </w:pPr>
      <w:r>
        <w:rPr/>
        <w:t>The coefficients estimated for the three variables describing a bi-modal functional form of kangaroo activity demonstrated a plausible shape when the marginal effect of hour was plotted against collision risk (Figure 4).  Collision risk peaked at approximately 5:45am and 6:15 pm with a higher risk occurring in the morning period of the day.  The highest amount of uncertainty around the response of collision risk to hour was in the evening peak.  The lowest collision risk occurred at noon and both peaks showed similar spread and distribution.</w:t>
      </w:r>
    </w:p>
    <w:p>
      <w:pPr>
        <w:pStyle w:val="Textbody1"/>
        <w:jc w:val="left"/>
        <w:rPr/>
      </w:pPr>
      <w:r>
        <w:rPr/>
      </w:r>
    </w:p>
    <w:p>
      <w:pPr>
        <w:pStyle w:val="Textbody1"/>
        <w:jc w:val="left"/>
        <w:rPr/>
      </w:pPr>
      <w:r>
        <w:rPr/>
        <w:t>The performances of the model</w:t>
      </w:r>
      <w:r>
        <w:rPr/>
        <w:t>s</w:t>
      </w:r>
      <w:r>
        <w:rPr/>
        <w:t xml:space="preserve"> fit on all data and fit on the 1000 subsets of the data during cross</w:t>
      </w:r>
      <w:r>
        <w:rPr/>
        <w:t>-</w:t>
      </w:r>
      <w:r>
        <w:rPr/>
        <w:t xml:space="preserve">validation were similar.  </w:t>
      </w:r>
      <w:r>
        <w:rPr/>
        <w:t>Receiver operator characteristic (ROC) value was 0.82 for both the full data model (Figure 3b) and mean of the cross-validated models (Figure 3c).  Likewise, the calibration statistics (intercept and slope of regression line between observations and predictions) were similar for both the full data model (Figure 3a) and mean of the cross-validated models (Figure 3c).  The uncertainty in the calibration metrics were higher than the ROC values as shown by the 95% confidence intervals.  The overall calibration of the full data model was good for low collision rates where the uncertainty around the observed rates was also low, however, became less calibrated at higher rates (Figure 3a).</w:t>
      </w:r>
    </w:p>
    <w:p>
      <w:pPr>
        <w:pStyle w:val="Textbody1"/>
        <w:jc w:val="left"/>
        <w:rPr/>
      </w:pPr>
      <w:r>
        <w:rPr/>
      </w:r>
    </w:p>
    <w:p>
      <w:pPr>
        <w:pStyle w:val="Textbody1"/>
        <w:jc w:val="left"/>
        <w:rPr/>
      </w:pPr>
      <w:r>
        <w:rPr/>
        <w:t>Both of the simulated management scenarios reduced the predicted number of collisions from the baseline estimated with no management (Scenario A).  Scenario C reduced expected collisions by approximately 3.2% whilst scenario B only reduced collisions by 1.2% (Table 3).</w:t>
      </w:r>
      <w:r>
        <w:br w:type="page"/>
      </w:r>
    </w:p>
    <w:p>
      <w:pPr>
        <w:pStyle w:val="Textbody1"/>
        <w:numPr>
          <w:ilvl w:val="1"/>
          <w:numId w:val="2"/>
        </w:numPr>
        <w:jc w:val="left"/>
        <w:rPr/>
      </w:pPr>
      <w:r>
        <w:rPr/>
        <w:t>Discussion</w:t>
      </w:r>
    </w:p>
    <w:p>
      <w:pPr>
        <w:pStyle w:val="Textbody1"/>
        <w:jc w:val="left"/>
        <w:rPr/>
      </w:pPr>
      <w:r>
        <w:rPr/>
        <w:t>The plausible m</w:t>
      </w:r>
      <w:r>
        <w:rPr/>
        <w:t>odel fit</w:t>
      </w:r>
      <w:r>
        <w:rPr/>
        <w:t xml:space="preserve"> suggests our framework may be useful for analysing wildlife collisions on operating train networks.</w:t>
      </w:r>
    </w:p>
    <w:p>
      <w:pPr>
        <w:pStyle w:val="Textbody1"/>
        <w:jc w:val="left"/>
        <w:rPr/>
      </w:pPr>
      <w:r>
        <w:rPr/>
      </w:r>
    </w:p>
    <w:p>
      <w:pPr>
        <w:pStyle w:val="Textbody1"/>
        <w:jc w:val="left"/>
        <w:rPr/>
      </w:pPr>
      <w:r>
        <w:rPr/>
        <w:t>Train speed</w:t>
      </w:r>
      <w:r>
        <w:rPr/>
        <w:t xml:space="preserve"> was an important predictor for collision risk.</w:t>
      </w:r>
    </w:p>
    <w:p>
      <w:pPr>
        <w:pStyle w:val="Textbody1"/>
        <w:jc w:val="left"/>
        <w:rPr/>
      </w:pPr>
      <w:r>
        <w:rPr/>
      </w:r>
    </w:p>
    <w:p>
      <w:pPr>
        <w:pStyle w:val="Textbody1"/>
        <w:jc w:val="left"/>
        <w:rPr/>
      </w:pPr>
      <w:r>
        <w:rPr/>
        <w:t>Kangaroo occurrence is also a useful predictor for collision risk.</w:t>
      </w:r>
    </w:p>
    <w:p>
      <w:pPr>
        <w:pStyle w:val="Textbody1"/>
        <w:jc w:val="left"/>
        <w:rPr/>
      </w:pPr>
      <w:r>
        <w:rPr/>
      </w:r>
    </w:p>
    <w:p>
      <w:pPr>
        <w:pStyle w:val="Textbody1"/>
        <w:jc w:val="left"/>
        <w:rPr/>
      </w:pPr>
      <w:r>
        <w:rPr/>
        <w:t>T</w:t>
      </w:r>
      <w:r>
        <w:rPr/>
        <w:t>emporal patterns</w:t>
      </w:r>
      <w:r>
        <w:rPr/>
        <w:t>, such as crepuscular activity of wildlife and train movements, have implications for collision risk.</w:t>
      </w:r>
    </w:p>
    <w:p>
      <w:pPr>
        <w:pStyle w:val="Textbody1"/>
        <w:jc w:val="left"/>
        <w:rPr/>
      </w:pPr>
      <w:r>
        <w:rPr/>
      </w:r>
    </w:p>
    <w:p>
      <w:pPr>
        <w:pStyle w:val="Textbody1"/>
        <w:jc w:val="left"/>
        <w:rPr/>
      </w:pPr>
      <w:r>
        <w:rPr/>
        <w:t>The data used for this study has unique properties with respect to reporting bias and errors.</w:t>
      </w:r>
    </w:p>
    <w:p>
      <w:pPr>
        <w:pStyle w:val="Textbody1"/>
        <w:jc w:val="left"/>
        <w:rPr/>
      </w:pPr>
      <w:r>
        <w:rPr/>
      </w:r>
    </w:p>
    <w:p>
      <w:pPr>
        <w:pStyle w:val="Textbody1"/>
        <w:jc w:val="left"/>
        <w:rPr/>
      </w:pPr>
      <w:r>
        <w:rPr/>
        <w:t xml:space="preserve">We used existing data to create predictors for the model framework.  </w:t>
      </w:r>
    </w:p>
    <w:p>
      <w:pPr>
        <w:pStyle w:val="Textbody1"/>
        <w:jc w:val="left"/>
        <w:rPr/>
      </w:pPr>
      <w:r>
        <w:rPr/>
      </w:r>
    </w:p>
    <w:p>
      <w:pPr>
        <w:pStyle w:val="Textbody1"/>
        <w:jc w:val="left"/>
        <w:rPr/>
      </w:pPr>
      <w:r>
        <w:rPr/>
        <w:t>Our framework allows management decisions to be made in two distinct areas: r</w:t>
      </w:r>
      <w:r>
        <w:rPr/>
        <w:t>educ</w:t>
      </w:r>
      <w:r>
        <w:rPr/>
        <w:t>tion of</w:t>
      </w:r>
      <w:r>
        <w:rPr/>
        <w:t xml:space="preserve"> animal presence (e.g. deterrents or exclusions) or reduc</w:t>
      </w:r>
      <w:r>
        <w:rPr/>
        <w:t>tion</w:t>
      </w:r>
      <w:r>
        <w:rPr/>
        <w:t xml:space="preserve"> </w:t>
      </w:r>
      <w:r>
        <w:rPr/>
        <w:t xml:space="preserve">of </w:t>
      </w:r>
      <w:r>
        <w:rPr/>
        <w:t>train threat (e.g. adjust schedules or speeds)</w:t>
      </w:r>
      <w:r>
        <w:rPr/>
        <w:t>.</w:t>
      </w:r>
    </w:p>
    <w:p>
      <w:pPr>
        <w:pStyle w:val="Textbody1"/>
        <w:jc w:val="left"/>
        <w:rPr/>
      </w:pPr>
      <w:r>
        <w:rPr/>
      </w:r>
    </w:p>
    <w:p>
      <w:pPr>
        <w:pStyle w:val="Textbody1"/>
        <w:jc w:val="left"/>
        <w:rPr/>
      </w:pPr>
      <w:r>
        <w:rPr/>
        <w:t>Each of our management scenarios reduces collisions which is a positive outcome.  Although many costs are related to collisions (e.g. animal welfare, ecological), monetary costs are a useful metric for assessing management. From a transportation authority perspective, costs result from removal of trains from service for cleaning and repair.</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 xml:space="preserve">Sam Parsons, on behalf of V\Line, queried and provided the collision statistics used for the study.  Nick Golding consulted on the mathematics and statistics used in the analysis.  </w:t>
      </w:r>
      <w:r>
        <w:rPr/>
        <w:t xml:space="preserve">Michaela Plein provided valuable comments on the manuscript. </w:t>
      </w:r>
      <w:r>
        <w:rPr/>
        <w:t>This project was supported by a University of Melbourne International Research Scholarship and the Australian Research Council Centre of Excellence for Environmental Decisions.</w:t>
      </w:r>
      <w:r>
        <w:br w:type="page"/>
      </w:r>
    </w:p>
    <w:p>
      <w:pPr>
        <w:pStyle w:val="Textbody1"/>
        <w:jc w:val="left"/>
        <w:rPr/>
      </w:pPr>
      <w:bookmarkStart w:id="0" w:name="JR_bib_end3"/>
      <w:bookmarkEnd w:id="0"/>
      <w:r>
        <w:rPr/>
        <w:t>References</w:t>
      </w:r>
    </w:p>
    <w:p>
      <w:pPr>
        <w:pStyle w:val="Textbody1"/>
        <w:jc w:val="left"/>
        <w:rPr/>
      </w:pPr>
      <w:r>
        <w:rPr/>
        <w:t>Andreassen, H. P.; Gundersen, H. &amp; Storaas, T. (2005) The effect of scent-marking, forest clearing, and supplemental feeding on moose-train collisions The Journal of Wildlife Management, BioOne, , 69, 1125-1132</w:t>
      </w:r>
    </w:p>
    <w:p>
      <w:pPr>
        <w:pStyle w:val="Textbody1"/>
        <w:jc w:val="left"/>
        <w:rPr/>
      </w:pPr>
      <w:r>
        <w:rPr/>
        <w:t>Belant, J.L. (1995) Moose collisions with vehicles and trains in northeastern Minnesota. Alces, 31, 45-52</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De Santo, R. S. &amp; Smith, D. G. (1993) An introduction to issues of habitat fragmentation relative to transportation corridors with special reference to high-speed rail (HSR) Environmental Management, 17, 111-114</w:t>
      </w:r>
    </w:p>
    <w:p>
      <w:pPr>
        <w:pStyle w:val="Textbody1"/>
        <w:jc w:val="left"/>
        <w:rPr/>
      </w:pPr>
      <w:r>
        <w:rPr/>
        <w:t xml:space="preserve">Dwyer, R. G.; Carpenter-Bundhoo, L.; Franklin, C. E. &amp; Campbell, H. A. (2016) Using citizen-collected wildlife sightings to predict traffic strike hot spots for threatened species: a case study on the southern cassowary </w:t>
      </w:r>
      <w:r>
        <w:rPr>
          <w:i/>
          <w:iCs/>
        </w:rPr>
        <w:t>Journal of Applied Ecology</w:t>
      </w:r>
      <w:r>
        <w:rPr/>
        <w:t>, 53, 973-982</w:t>
      </w:r>
    </w:p>
    <w:p>
      <w:pPr>
        <w:pStyle w:val="Textbody1"/>
        <w:jc w:val="left"/>
        <w:rPr/>
      </w:pPr>
      <w:r>
        <w:rPr/>
        <w:t>Elith, J.; Leathwick, J. R. &amp; Hastie, T. (2008) A working guide to boosted regression trees Journal of Animal Ecology, 77, 802-81</w:t>
      </w:r>
    </w:p>
    <w:p>
      <w:pPr>
        <w:pStyle w:val="Textbody1"/>
        <w:jc w:val="left"/>
        <w:rPr/>
      </w:pPr>
      <w:r>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pPr>
      <w:r>
        <w:rPr/>
        <w:t>Givoni, M. (2006) Development and impact of the modern High-speed train: A review Transport reviews, Taylor &amp; Francis, , 26, 593-611</w:t>
      </w:r>
    </w:p>
    <w:p>
      <w:pPr>
        <w:pStyle w:val="Textbody1"/>
        <w:jc w:val="left"/>
        <w:rPr/>
      </w:pPr>
      <w:r>
        <w:rPr/>
        <w:t>Gundersen, H. &amp; Andreassen, H. P. (1998) The risk of moose Alces alces collision: A predictive logistic model for moose-train accidents Wildlife Biology,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Wagner, M. E.; Hardy, A.; Clevenger, A. P. &amp; Fuller, J. A.</w:t>
        <w:br/>
        <w:t>(2007) Animal-vehicle collision data collection throughout the United States and Canada</w:t>
        <w:br/>
      </w:r>
      <w:r>
        <w:rPr>
          <w:rStyle w:val="Emphasis"/>
        </w:rPr>
        <w:t>ICOET 2007 Proceedings: Wildlife and Terrestrial Ecosystems</w:t>
      </w:r>
    </w:p>
    <w:p>
      <w:pPr>
        <w:pStyle w:val="Textbody1"/>
        <w:jc w:val="left"/>
        <w:rPr/>
      </w:pPr>
      <w:r>
        <w:rPr>
          <w:rStyle w:val="Emphasis"/>
          <w:i w:val="false"/>
          <w:iCs w:val="false"/>
        </w:rPr>
        <w:t xml:space="preserve">Hurley, M. V.; Rapaport, E. K. &amp; Johnson, C. J. (2009) Utility of Expert-Based Knowledge for Predicting Wildlife-Vehicle Collisions The </w:t>
      </w:r>
      <w:r>
        <w:rPr>
          <w:rStyle w:val="Emphasis"/>
          <w:i/>
          <w:iCs/>
        </w:rPr>
        <w:t>Journal of Wildlife Management</w:t>
      </w:r>
      <w:r>
        <w:rPr>
          <w:rStyle w:val="Emphasis"/>
          <w:i w:val="false"/>
          <w:iCs w:val="false"/>
        </w:rPr>
        <w:t>, 73, 278-286</w:t>
      </w:r>
    </w:p>
    <w:p>
      <w:pPr>
        <w:pStyle w:val="Textbody1"/>
        <w:jc w:val="left"/>
        <w:rPr/>
      </w:pPr>
      <w:r>
        <w:rPr>
          <w:rStyle w:val="Emphasis"/>
          <w:i w:val="false"/>
          <w:iCs w:val="false"/>
        </w:rPr>
        <w:t xml:space="preserve">Jones, M. E. (2000) Road upgrade, road mortality and remedial measures: impacts on a population of eastern quolls and Tasmanian devils </w:t>
      </w:r>
      <w:r>
        <w:rPr>
          <w:rStyle w:val="Emphasis"/>
          <w:i/>
          <w:iCs/>
        </w:rPr>
        <w:t>Wildlife research</w:t>
      </w:r>
      <w:r>
        <w:rPr>
          <w:rStyle w:val="Emphasis"/>
          <w:i w:val="false"/>
          <w:iCs w:val="false"/>
        </w:rPr>
        <w:t>, 27, 289-296</w:t>
      </w:r>
    </w:p>
    <w:p>
      <w:pPr>
        <w:pStyle w:val="Textbody1"/>
        <w:jc w:val="left"/>
        <w:rPr/>
      </w:pPr>
      <w:r>
        <w:rPr/>
        <w:t>Langley, R. L.; Higgins, S. A. &amp; Herrin, K. B. (2006) Risk factors associated with fatal animal-vehicle collisions in the United States, 1995--2004 Wilderness &amp; Environmental Medicine, Elsevier, , 17, 229-239</w:t>
      </w:r>
    </w:p>
    <w:p>
      <w:pPr>
        <w:pStyle w:val="Textbody1"/>
        <w:jc w:val="left"/>
        <w:rPr/>
      </w:pPr>
      <w:r>
        <w:rPr/>
        <w:t>Litvaitis, J. A. &amp; Tash, J. P. (2008) An approach toward understanding wildlife-vehicle collisions. Environmental Management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Metz C.E. (1978) Basic principles of ROC analysis. Seminars in Nuclear Medicine 8(4): 283-298</w:t>
      </w:r>
    </w:p>
    <w:p>
      <w:pPr>
        <w:pStyle w:val="Textbody1"/>
        <w:jc w:val="left"/>
        <w:rPr/>
      </w:pPr>
      <w:r>
        <w:rPr/>
        <w:t>Miller, M. E.; Hui, S. L. &amp; Tierney, W. M. (1991) Validation techniques for logistic regression models Statistics in medicine, 10, 1213-1226</w:t>
      </w:r>
    </w:p>
    <w:p>
      <w:pPr>
        <w:pStyle w:val="Textbody1"/>
        <w:jc w:val="left"/>
        <w:rPr/>
      </w:pPr>
      <w:r>
        <w:rPr/>
        <w:t>Mountrakis, G. &amp; Gunson, K. (2009) Multi-scale spatiotemporal analyses of moose--vehicle collisions: a case study in northern Vermont International Journal of Geographical Information Science, 23, 1389-1412</w:t>
      </w:r>
    </w:p>
    <w:p>
      <w:pPr>
        <w:pStyle w:val="Textbody1"/>
        <w:jc w:val="left"/>
        <w:rPr/>
      </w:pPr>
      <w:r>
        <w:rPr/>
        <w:t>Onoyama, K.; Ohsumi, N.; Mitsumochi, N. &amp; Kishihara, T. (1998) Data analysis of deer-train collisions in eastern Hokkaido, Japan Data Science, Classification, and Related Methods, Springer, , 746-751</w:t>
      </w:r>
    </w:p>
    <w:p>
      <w:pPr>
        <w:pStyle w:val="Textbody1"/>
        <w:jc w:val="left"/>
        <w:rPr/>
      </w:pPr>
      <w:r>
        <w:rPr/>
        <w:t xml:space="preserve">Ramp, D. &amp; Roger, E. (2008) Frequency of animal-vehicle collisions in NSW in </w:t>
      </w:r>
      <w:r>
        <w:rPr>
          <w:i/>
          <w:iCs/>
        </w:rPr>
        <w:t>Too close for comfort</w:t>
      </w:r>
      <w:r>
        <w:rPr/>
        <w:t>,  118-126</w:t>
      </w:r>
    </w:p>
    <w:p>
      <w:pPr>
        <w:pStyle w:val="Textbody1"/>
        <w:jc w:val="left"/>
        <w:rPr/>
      </w:pPr>
      <w:r>
        <w:rPr/>
        <w:t>Roger, E. &amp; Ramp, D. (2009) Incorporating habitat use in models of fauna fatalities on roads Diversity and Distributions 15, 222-231</w:t>
      </w:r>
    </w:p>
    <w:p>
      <w:pPr>
        <w:pStyle w:val="Textbody1"/>
        <w:jc w:val="left"/>
        <w:rPr/>
      </w:pPr>
      <w:r>
        <w:rPr/>
        <w:t>Romin, L. A. &amp; Bissonette, J. A. (1996) Deer: vehicle collisions: status of state monitoring activities and mitigation efforts Wildlife Society Bulletin, JSTOR, 24, 276-283</w:t>
      </w:r>
    </w:p>
    <w:p>
      <w:pPr>
        <w:pStyle w:val="Textbody1"/>
        <w:jc w:val="left"/>
        <w:rPr/>
      </w:pPr>
      <w:r>
        <w:rPr/>
        <w:t>Rowden, P., Steinhardt, D., &amp; Sheehan, M. (2008) Road crashes involving animals in Australia. Accident Analysis &amp; Prevention 40(6): 1865-1871</w:t>
      </w:r>
    </w:p>
    <w:p>
      <w:pPr>
        <w:pStyle w:val="Textbody1"/>
        <w:jc w:val="left"/>
        <w:rPr/>
      </w:pPr>
      <w:r>
        <w:rPr/>
        <w:t>Sáenz-de-Santa-María, A. &amp; Tellería, J. L. (2015) Wildlife-vehicle collisions in Spain European Journal of Wildlife Research, 61, 399-406</w:t>
      </w:r>
    </w:p>
    <w:p>
      <w:pPr>
        <w:pStyle w:val="Textbody1"/>
        <w:jc w:val="left"/>
        <w:rPr/>
      </w:pPr>
      <w:r>
        <w:rPr/>
        <w:t xml:space="preserve">Sainsbury, A.; Bennett, P. &amp; Kirkwood, J. (1995) The welfare of free-living wild animals in Europe: harm caused by human activities </w:t>
      </w:r>
      <w:r>
        <w:rPr>
          <w:i/>
          <w:iCs/>
        </w:rPr>
        <w:t>Animal Welfare</w:t>
      </w:r>
      <w:r>
        <w:rPr/>
        <w:t>, 4, 183-206</w:t>
      </w:r>
    </w:p>
    <w:p>
      <w:pPr>
        <w:pStyle w:val="Textbody1"/>
        <w:jc w:val="left"/>
        <w:rPr/>
      </w:pPr>
      <w:r>
        <w:rPr/>
        <w:t>Seiler, A. (2004) Trends and spatial patterns in ungulate-vehicle collisions in Sweden Wildlife Biology, 10, 301-313</w:t>
      </w:r>
    </w:p>
    <w:p>
      <w:pPr>
        <w:pStyle w:val="Textbody1"/>
        <w:jc w:val="left"/>
        <w:rPr/>
      </w:pPr>
      <w:r>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pPr>
      <w:r>
        <w:rPr/>
        <w:t>Spellerberg, I. (1998) Ecological effects of roads and traffic: a literature review. Global Ecology and Biogeography 7: 317-333</w:t>
      </w:r>
    </w:p>
    <w:p>
      <w:pPr>
        <w:pStyle w:val="Textbody1"/>
        <w:jc w:val="left"/>
        <w:rPr/>
      </w:pPr>
      <w:r>
        <w:rPr/>
        <w:t>van Belle, J.; Shamoun-Baranes, J.; Van Loon, E. &amp; Bouten, W. (2007) An operational model predicting autumn bird migration intensities for flight safety Journal of Applied Ecology, 44, 864-874</w:t>
      </w:r>
    </w:p>
    <w:p>
      <w:pPr>
        <w:pStyle w:val="Textbody1"/>
        <w:jc w:val="left"/>
        <w:rPr/>
      </w:pPr>
      <w:r>
        <w:rPr/>
        <w:t>van der Ree, R., Smith, D. J. &amp; Grilo, C. (2015) Handbook of Road Ecology. John Wiley &amp; Sons Ltd, Chichester, UK</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 xml:space="preserve"> 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Wells, P.; Woods, J.; Bridgewater, G. &amp; Morrison, H. (1999) Wildlife mortalities on railways: Monitoring methods and mitigation strategies Proceedings of the Third International Conference on Wildlife Ecology and Transportation , 85-88</w:t>
      </w:r>
    </w:p>
    <w:p>
      <w:pPr>
        <w:pStyle w:val="Textbody1"/>
        <w:jc w:val="left"/>
        <w:rPr/>
      </w:pPr>
      <w:r>
        <w:rPr/>
        <w:t xml:space="preserve">Williams, A. F. &amp; Wells, J. K. (2005) Characteristics of vehicle-animal crashes in which vehicle occupants are killed. </w:t>
      </w:r>
      <w:r>
        <w:rPr>
          <w:i/>
          <w:iCs/>
        </w:rPr>
        <w:t>Traffic Injury Prevention</w:t>
      </w:r>
      <w:r>
        <w:rPr/>
        <w:t>, 6, 56-59</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Note, prior to modelling all variables were centred by subtracting the</w:t>
      </w:r>
      <w:r>
        <w:rPr>
          <w:rStyle w:val="Captiontitle"/>
          <w:b w:val="false"/>
        </w:rPr>
        <w:t>ir</w:t>
      </w:r>
      <w:r>
        <w:rPr>
          <w:rStyle w:val="Captiontitle"/>
          <w:b w:val="false"/>
        </w:rPr>
        <w:t xml:space="preserve"> means.  The collision model includes both the linear and quadratic term of LIGHT.</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1987"/>
        <w:gridCol w:w="6000"/>
        <w:gridCol w:w="1082"/>
      </w:tblGrid>
      <w:tr>
        <w:trPr/>
        <w:tc>
          <w:tcPr>
            <w:tcW w:w="1987" w:type="dxa"/>
            <w:tcBorders/>
            <w:shd w:color="auto" w:fill="FFFFFF" w:val="clear"/>
          </w:tcPr>
          <w:p>
            <w:pPr>
              <w:pStyle w:val="TextBody"/>
              <w:spacing w:lineRule="auto" w:line="360" w:before="0" w:after="140"/>
              <w:rPr/>
            </w:pPr>
            <w:r>
              <w:rPr/>
              <w:t xml:space="preserve">Variable </w:t>
            </w:r>
          </w:p>
        </w:tc>
        <w:tc>
          <w:tcPr>
            <w:tcW w:w="6000" w:type="dxa"/>
            <w:tcBorders/>
            <w:shd w:color="auto" w:fill="FFFFFF" w:val="clear"/>
          </w:tcPr>
          <w:p>
            <w:pPr>
              <w:pStyle w:val="TextBody"/>
              <w:spacing w:lineRule="auto" w:line="360" w:before="0" w:after="140"/>
              <w:rPr/>
            </w:pPr>
            <w:r>
              <w:rPr/>
              <w:t xml:space="preserve">Description </w:t>
            </w:r>
          </w:p>
        </w:tc>
        <w:tc>
          <w:tcPr>
            <w:tcW w:w="1082" w:type="dxa"/>
            <w:tcBorders/>
            <w:shd w:color="auto" w:fill="FFFFFF" w:val="clear"/>
          </w:tcPr>
          <w:p>
            <w:pPr>
              <w:pStyle w:val="TextBody"/>
              <w:spacing w:lineRule="auto" w:line="360" w:before="0" w:after="140"/>
              <w:rPr/>
            </w:pPr>
            <w:r>
              <w:rPr/>
              <w:t xml:space="preserve">Units </w:t>
            </w:r>
          </w:p>
        </w:tc>
      </w:tr>
      <w:tr>
        <w:trPr/>
        <w:tc>
          <w:tcPr>
            <w:tcW w:w="1987" w:type="dxa"/>
            <w:tcBorders/>
            <w:shd w:color="auto" w:fill="FFFFFF" w:val="clear"/>
          </w:tcPr>
          <w:p>
            <w:pPr>
              <w:pStyle w:val="TextBody"/>
              <w:spacing w:lineRule="auto" w:line="360" w:before="0" w:after="140"/>
              <w:rPr/>
            </w:pPr>
            <w:r>
              <w:rPr/>
              <w:t>EGK</w:t>
            </w:r>
          </w:p>
        </w:tc>
        <w:tc>
          <w:tcPr>
            <w:tcW w:w="6000"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c>
          <w:tcPr>
            <w:tcW w:w="1987" w:type="dxa"/>
            <w:tcBorders/>
            <w:shd w:color="auto" w:fill="FFFFFF" w:val="clear"/>
          </w:tcPr>
          <w:p>
            <w:pPr>
              <w:pStyle w:val="TextBody"/>
              <w:spacing w:lineRule="auto" w:line="360" w:before="0" w:after="140"/>
              <w:rPr/>
            </w:pPr>
            <w:r>
              <w:rPr/>
              <w:t>TRAINS</w:t>
            </w:r>
          </w:p>
        </w:tc>
        <w:tc>
          <w:tcPr>
            <w:tcW w:w="6000" w:type="dxa"/>
            <w:tcBorders/>
            <w:shd w:color="auto" w:fill="FFFFFF" w:val="clear"/>
          </w:tcPr>
          <w:p>
            <w:pPr>
              <w:pStyle w:val="TextBody"/>
              <w:spacing w:lineRule="auto" w:line="360" w:before="0" w:after="140"/>
              <w:rPr/>
            </w:pPr>
            <w:r>
              <w:rPr/>
              <w:t>Train frequency in grid cell</w:t>
            </w:r>
          </w:p>
        </w:tc>
        <w:tc>
          <w:tcPr>
            <w:tcW w:w="1082" w:type="dxa"/>
            <w:tcBorders/>
            <w:shd w:color="auto" w:fill="FFFFFF" w:val="clear"/>
          </w:tcPr>
          <w:p>
            <w:pPr>
              <w:pStyle w:val="TextBody"/>
              <w:spacing w:lineRule="auto" w:line="360" w:before="0" w:after="140"/>
              <w:rPr/>
            </w:pPr>
            <w:r>
              <w:rPr/>
              <w:t xml:space="preserve">trains h-1 </w:t>
            </w:r>
          </w:p>
        </w:tc>
      </w:tr>
      <w:tr>
        <w:trPr/>
        <w:tc>
          <w:tcPr>
            <w:tcW w:w="1987" w:type="dxa"/>
            <w:tcBorders/>
            <w:shd w:color="auto" w:fill="FFFFFF" w:val="clear"/>
          </w:tcPr>
          <w:p>
            <w:pPr>
              <w:pStyle w:val="TextBody"/>
              <w:spacing w:lineRule="auto" w:line="360" w:before="0" w:after="140"/>
              <w:rPr/>
            </w:pPr>
            <w:r>
              <w:rPr/>
              <w:t>SPEED</w:t>
            </w:r>
          </w:p>
        </w:tc>
        <w:tc>
          <w:tcPr>
            <w:tcW w:w="6000" w:type="dxa"/>
            <w:tcBorders/>
            <w:shd w:color="auto" w:fill="FFFFFF" w:val="clear"/>
          </w:tcPr>
          <w:p>
            <w:pPr>
              <w:pStyle w:val="TextBody"/>
              <w:spacing w:lineRule="auto" w:line="360" w:before="0" w:after="140"/>
              <w:rPr/>
            </w:pPr>
            <w:r>
              <w:rPr/>
              <w:t>Mean train speed in grid cell</w:t>
            </w:r>
          </w:p>
        </w:tc>
        <w:tc>
          <w:tcPr>
            <w:tcW w:w="1082" w:type="dxa"/>
            <w:tcBorders/>
            <w:shd w:color="auto" w:fill="FFFFFF" w:val="clear"/>
          </w:tcPr>
          <w:p>
            <w:pPr>
              <w:pStyle w:val="TextBody"/>
              <w:spacing w:lineRule="auto" w:line="360" w:before="0" w:after="140"/>
              <w:rPr/>
            </w:pPr>
            <w:r>
              <w:rPr/>
              <w:t>km h-1</w:t>
            </w:r>
          </w:p>
        </w:tc>
      </w:tr>
      <w:tr>
        <w:trPr/>
        <w:tc>
          <w:tcPr>
            <w:tcW w:w="1987" w:type="dxa"/>
            <w:tcBorders/>
            <w:shd w:color="auto" w:fill="FFFFFF" w:val="clear"/>
          </w:tcPr>
          <w:p>
            <w:pPr>
              <w:pStyle w:val="TextBody"/>
              <w:spacing w:lineRule="auto" w:line="360" w:before="0" w:after="140"/>
              <w:rPr/>
            </w:pPr>
            <w:r>
              <w:rPr/>
              <w:t>LIGHT</w:t>
            </w:r>
          </w:p>
        </w:tc>
        <w:tc>
          <w:tcPr>
            <w:tcW w:w="6000" w:type="dxa"/>
            <w:tcBorders/>
            <w:shd w:color="auto" w:fill="FFFFFF" w:val="clear"/>
          </w:tcPr>
          <w:p>
            <w:pPr>
              <w:pStyle w:val="TextBody"/>
              <w:spacing w:lineRule="auto" w:line="360" w:before="0" w:after="140"/>
              <w:rPr/>
            </w:pPr>
            <w:r>
              <w:rPr/>
              <w:t>Relative intensity of ambient light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rHeight w:val="265" w:hRule="atLeast"/>
        </w:trPr>
        <w:tc>
          <w:tcPr>
            <w:tcW w:w="1987" w:type="dxa"/>
            <w:tcBorders/>
            <w:shd w:color="auto" w:fill="FFFFFF" w:val="clear"/>
          </w:tcPr>
          <w:p>
            <w:pPr>
              <w:pStyle w:val="TextBody"/>
              <w:spacing w:lineRule="auto" w:line="360" w:before="0" w:after="140"/>
              <w:rPr/>
            </w:pPr>
            <w:r>
              <w:rPr/>
              <w:t>DAWNORDUSK</w:t>
            </w:r>
          </w:p>
        </w:tc>
        <w:tc>
          <w:tcPr>
            <w:tcW w:w="6000" w:type="dxa"/>
            <w:tcBorders/>
            <w:shd w:color="auto" w:fill="FFFFFF" w:val="clear"/>
          </w:tcPr>
          <w:p>
            <w:pPr>
              <w:pStyle w:val="TextBody"/>
              <w:spacing w:lineRule="auto" w:line="360" w:before="0" w:after="140"/>
              <w:rPr/>
            </w:pPr>
            <w:r>
              <w:rPr/>
              <w:t>Time between dawn and dusk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hr</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EGK</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TRAINS</w:t>
            </w:r>
          </w:p>
        </w:tc>
        <w:tc>
          <w:tcPr>
            <w:tcW w:w="1879" w:type="dxa"/>
            <w:tcBorders/>
            <w:shd w:color="auto" w:fill="auto" w:val="clear"/>
            <w:vAlign w:val="center"/>
          </w:tcPr>
          <w:p>
            <w:pPr>
              <w:pStyle w:val="TextBody"/>
              <w:spacing w:lineRule="auto" w:line="360" w:before="0" w:after="140"/>
              <w:rPr/>
            </w:pPr>
            <w:r>
              <w:rPr/>
              <w:t>0.01</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0.16</w:t>
            </w:r>
          </w:p>
        </w:tc>
        <w:tc>
          <w:tcPr>
            <w:tcW w:w="1472" w:type="dxa"/>
            <w:tcBorders/>
            <w:shd w:color="auto" w:fill="auto" w:val="clear"/>
            <w:vAlign w:val="center"/>
          </w:tcPr>
          <w:p>
            <w:pPr>
              <w:pStyle w:val="TextBody"/>
              <w:spacing w:lineRule="auto" w:line="360" w:before="0" w:after="140"/>
              <w:rPr/>
            </w:pPr>
            <w:r>
              <w:rPr/>
              <w:t>8.71E-01</w:t>
            </w:r>
          </w:p>
        </w:tc>
      </w:tr>
      <w:tr>
        <w:trPr>
          <w:trHeight w:val="311" w:hRule="atLeast"/>
        </w:trPr>
        <w:tc>
          <w:tcPr>
            <w:tcW w:w="1980" w:type="dxa"/>
            <w:tcBorders/>
            <w:shd w:color="auto" w:fill="auto" w:val="clear"/>
            <w:vAlign w:val="center"/>
          </w:tcPr>
          <w:p>
            <w:pPr>
              <w:pStyle w:val="TextBody"/>
              <w:spacing w:lineRule="auto" w:line="360" w:before="0" w:after="140"/>
              <w:rPr/>
            </w:pPr>
            <w:r>
              <w:rPr/>
              <w:t>SPEED</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
              <w:spacing w:lineRule="auto" w:line="360" w:before="0" w:after="140"/>
              <w:rPr/>
            </w:pPr>
            <w:r>
              <w:rPr/>
              <w:t>9.29E-31*</w:t>
            </w:r>
          </w:p>
        </w:tc>
      </w:tr>
      <w:tr>
        <w:trPr>
          <w:trHeight w:val="311" w:hRule="atLeast"/>
        </w:trPr>
        <w:tc>
          <w:tcPr>
            <w:tcW w:w="1980" w:type="dxa"/>
            <w:tcBorders/>
            <w:shd w:color="auto" w:fill="auto" w:val="clear"/>
            <w:vAlign w:val="center"/>
          </w:tcPr>
          <w:p>
            <w:pPr>
              <w:pStyle w:val="TextBody"/>
              <w:spacing w:lineRule="auto" w:line="360" w:before="0" w:after="140"/>
              <w:rPr/>
            </w:pPr>
            <w:r>
              <w:rPr/>
              <w:t>LIGHT</w:t>
            </w:r>
          </w:p>
        </w:tc>
        <w:tc>
          <w:tcPr>
            <w:tcW w:w="1879" w:type="dxa"/>
            <w:tcBorders/>
            <w:shd w:color="auto" w:fill="auto" w:val="clear"/>
            <w:vAlign w:val="center"/>
          </w:tcPr>
          <w:p>
            <w:pPr>
              <w:pStyle w:val="TextBody"/>
              <w:spacing w:lineRule="auto" w:line="360" w:before="0" w:after="140"/>
              <w:rPr/>
            </w:pPr>
            <w:r>
              <w:rPr/>
              <w:t>-0.65</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-5.82</w:t>
            </w:r>
          </w:p>
        </w:tc>
        <w:tc>
          <w:tcPr>
            <w:tcW w:w="1472" w:type="dxa"/>
            <w:tcBorders/>
            <w:shd w:color="auto" w:fill="auto" w:val="clear"/>
            <w:vAlign w:val="center"/>
          </w:tcPr>
          <w:p>
            <w:pPr>
              <w:pStyle w:val="TextBody"/>
              <w:spacing w:lineRule="auto" w:line="360" w:before="0" w:after="140"/>
              <w:rPr/>
            </w:pPr>
            <w:r>
              <w:rPr/>
              <w:t>6.02E-09*</w:t>
            </w:r>
          </w:p>
        </w:tc>
      </w:tr>
      <w:tr>
        <w:trPr>
          <w:trHeight w:val="311" w:hRule="atLeast"/>
        </w:trPr>
        <w:tc>
          <w:tcPr>
            <w:tcW w:w="1980" w:type="dxa"/>
            <w:tcBorders/>
            <w:shd w:color="auto" w:fill="auto" w:val="clear"/>
            <w:vAlign w:val="center"/>
          </w:tcPr>
          <w:p>
            <w:pPr>
              <w:pStyle w:val="TextBody"/>
              <w:spacing w:lineRule="auto" w:line="360" w:before="0" w:after="140"/>
              <w:rPr/>
            </w:pPr>
            <w:r>
              <w:rPr/>
              <w:t>LIGHT</w:t>
            </w:r>
            <w:r>
              <w:rPr>
                <w:vertAlign w:val="superscript"/>
              </w:rPr>
              <w:t>2</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-10.85</w:t>
            </w:r>
          </w:p>
        </w:tc>
        <w:tc>
          <w:tcPr>
            <w:tcW w:w="1472" w:type="dxa"/>
            <w:tcBorders/>
            <w:shd w:color="auto" w:fill="auto" w:val="clear"/>
            <w:vAlign w:val="center"/>
          </w:tcPr>
          <w:p>
            <w:pPr>
              <w:pStyle w:val="TextBody"/>
              <w:spacing w:lineRule="auto" w:line="360" w:before="0" w:after="140"/>
              <w:rPr/>
            </w:pPr>
            <w:r>
              <w:rPr/>
              <w:t>2.06E-27*</w:t>
            </w:r>
          </w:p>
        </w:tc>
      </w:tr>
      <w:tr>
        <w:trPr>
          <w:trHeight w:val="311" w:hRule="atLeast"/>
        </w:trPr>
        <w:tc>
          <w:tcPr>
            <w:tcW w:w="1980" w:type="dxa"/>
            <w:tcBorders/>
            <w:shd w:color="auto" w:fill="auto" w:val="clear"/>
            <w:vAlign w:val="center"/>
          </w:tcPr>
          <w:p>
            <w:pPr>
              <w:pStyle w:val="TextBody"/>
              <w:spacing w:lineRule="auto" w:line="360" w:before="0" w:after="140"/>
              <w:rPr/>
            </w:pPr>
            <w:r>
              <w:rPr/>
              <w:t>DAWNORDUSK</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3.76</w:t>
            </w:r>
          </w:p>
        </w:tc>
        <w:tc>
          <w:tcPr>
            <w:tcW w:w="1472" w:type="dxa"/>
            <w:tcBorders/>
            <w:shd w:color="auto" w:fill="auto" w:val="clear"/>
            <w:vAlign w:val="center"/>
          </w:tcPr>
          <w:p>
            <w:pPr>
              <w:pStyle w:val="TextBody"/>
              <w:spacing w:lineRule="auto" w:line="360" w:before="0" w:after="140"/>
              <w:rPr/>
            </w:pPr>
            <w:r>
              <w:rPr/>
              <w:t>1.73E-04*</w:t>
            </w:r>
          </w:p>
        </w:tc>
      </w:tr>
    </w:tbl>
    <w:p>
      <w:pPr>
        <w:pStyle w:val="Textbody1"/>
        <w:jc w:val="left"/>
        <w:rPr>
          <w:rStyle w:val="Captiontitle"/>
        </w:rPr>
      </w:pPr>
      <w:r>
        <w:rPr/>
      </w:r>
      <w:r>
        <w:br w:type="page"/>
      </w:r>
    </w:p>
    <w:p>
      <w:pPr>
        <w:pStyle w:val="Textbody1"/>
        <w:jc w:val="left"/>
        <w:rPr/>
      </w:pPr>
      <w:r>
        <w:rPr>
          <w:rStyle w:val="Captiontitle"/>
        </w:rPr>
        <w:t>Table 2:</w:t>
      </w:r>
      <w:r>
        <w:rPr>
          <w:rStyle w:val="Captiontitle"/>
          <w:b w:val="false"/>
        </w:rPr>
        <w:t xml:space="preserve"> Summary of predicted collisions based on different management scenarios.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09"/>
        <w:gridCol w:w="3280"/>
      </w:tblGrid>
      <w:tr>
        <w:trPr/>
        <w:tc>
          <w:tcPr>
            <w:tcW w:w="1470" w:type="dxa"/>
            <w:tcBorders/>
            <w:shd w:color="auto" w:fill="FFFFFF" w:val="clear"/>
          </w:tcPr>
          <w:p>
            <w:pPr>
              <w:pStyle w:val="TextBody"/>
              <w:spacing w:lineRule="auto" w:line="360" w:before="0" w:after="140"/>
              <w:rPr/>
            </w:pPr>
            <w:r>
              <w:rPr/>
              <w:t>Scenario</w:t>
            </w:r>
          </w:p>
        </w:tc>
        <w:tc>
          <w:tcPr>
            <w:tcW w:w="4309" w:type="dxa"/>
            <w:tcBorders/>
            <w:shd w:color="auto" w:fill="FFFFFF" w:val="clear"/>
          </w:tcPr>
          <w:p>
            <w:pPr>
              <w:pStyle w:val="TextBody"/>
              <w:spacing w:lineRule="auto" w:line="360" w:before="0" w:after="140"/>
              <w:rPr/>
            </w:pPr>
            <w:r>
              <w:rPr/>
              <w:t xml:space="preserve">Description </w:t>
            </w:r>
          </w:p>
        </w:tc>
        <w:tc>
          <w:tcPr>
            <w:tcW w:w="3280"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09" w:type="dxa"/>
            <w:tcBorders/>
            <w:shd w:color="auto" w:fill="FFFFFF" w:val="clear"/>
          </w:tcPr>
          <w:p>
            <w:pPr>
              <w:pStyle w:val="TextBody"/>
              <w:spacing w:lineRule="auto" w:line="360" w:before="0" w:after="140"/>
              <w:rPr/>
            </w:pPr>
            <w:r>
              <w:rPr/>
              <w:t>no change to current operations or infrastructure</w:t>
            </w:r>
          </w:p>
        </w:tc>
        <w:tc>
          <w:tcPr>
            <w:tcW w:w="3280"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09" w:type="dxa"/>
            <w:tcBorders/>
            <w:shd w:color="auto" w:fill="FFFFFF" w:val="clear"/>
          </w:tcPr>
          <w:p>
            <w:pPr>
              <w:pStyle w:val="TextBody"/>
              <w:spacing w:lineRule="auto" w:line="360" w:before="0" w:after="140"/>
              <w:rPr/>
            </w:pPr>
            <w:r>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t>399</w:t>
            </w:r>
          </w:p>
        </w:tc>
      </w:tr>
      <w:tr>
        <w:trPr/>
        <w:tc>
          <w:tcPr>
            <w:tcW w:w="1470" w:type="dxa"/>
            <w:tcBorders/>
            <w:shd w:color="auto" w:fill="FFFFFF" w:val="clear"/>
          </w:tcPr>
          <w:p>
            <w:pPr>
              <w:pStyle w:val="TextBody"/>
              <w:spacing w:lineRule="auto" w:line="360" w:before="0" w:after="140"/>
              <w:rPr/>
            </w:pPr>
            <w:r>
              <w:rPr/>
              <w:t>C</w:t>
            </w:r>
          </w:p>
        </w:tc>
        <w:tc>
          <w:tcPr>
            <w:tcW w:w="4309" w:type="dxa"/>
            <w:tcBorders/>
            <w:shd w:color="auto" w:fill="FFFFFF" w:val="clear"/>
          </w:tcPr>
          <w:p>
            <w:pPr>
              <w:pStyle w:val="TextBody"/>
              <w:spacing w:lineRule="auto" w:line="360" w:before="0" w:after="140"/>
              <w:rPr/>
            </w:pPr>
            <w:r>
              <w:rPr/>
              <w:t>controlled kangaroo occurrence in areas with highest average speed of trains</w:t>
            </w:r>
          </w:p>
        </w:tc>
        <w:tc>
          <w:tcPr>
            <w:tcW w:w="3280" w:type="dxa"/>
            <w:tcBorders/>
            <w:shd w:color="auto" w:fill="FFFFFF" w:val="clear"/>
          </w:tcPr>
          <w:p>
            <w:pPr>
              <w:pStyle w:val="TextBody"/>
              <w:spacing w:lineRule="auto" w:line="360" w:before="0" w:after="140"/>
              <w:rPr/>
            </w:pPr>
            <w:r>
              <w:rPr/>
              <w:t>391</w:t>
            </w:r>
          </w:p>
        </w:tc>
      </w:tr>
    </w:tbl>
    <w:p>
      <w:pPr>
        <w:pStyle w:val="Textbody1"/>
        <w:widowControl w:val="false"/>
        <w:numPr>
          <w:ilvl w:val="0"/>
          <w:numId w:val="0"/>
        </w:numPr>
        <w:suppressAutoHyphens w:val="true"/>
        <w:overflowPunct w:val="true"/>
        <w:spacing w:lineRule="auto" w:line="360"/>
        <w:jc w:val="left"/>
        <w:rPr/>
      </w:pPr>
      <w:ins w:id="0" w:author="Casey Visintin" w:date="2016-11-17T09:51:00Z">
        <w:r>
          <w:rPr/>
        </w:r>
      </w:ins>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rPr>
        <w:t xml:space="preserve">Figure 1: </w:t>
      </w:r>
      <w:r>
        <w:rPr/>
        <w:t>Wildlife-train collisions reported between 2009-2014 in Victoria.</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Grid used to organise modelling data (number of cells: 2015; extents: 104000,5741000 x 556000,6084000; projection: GDA94 MGA zone 55)</w:t>
      </w:r>
      <w:r>
        <w:br w:type="page"/>
      </w:r>
    </w:p>
    <w:p>
      <w:pPr>
        <w:pStyle w:val="Textbody1"/>
        <w:jc w:val="left"/>
        <w:rPr/>
      </w:pPr>
      <w:r>
        <w:rPr/>
        <w:t>a)</w:t>
      </w: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b)</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c)</w:t>
      </w:r>
      <w:r>
        <w:rPr/>
        <w:drawing>
          <wp:inline distT="0" distB="0" distL="0" distR="0">
            <wp:extent cx="169227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69227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w:t>
      </w:r>
      <w:r>
        <w:rPr/>
        <w:t>and</w:t>
      </w:r>
      <w:r>
        <w:rPr/>
        <w:t xml:space="preserve">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(see Metz, 1978). </w:t>
      </w:r>
      <w:r>
        <w:rPr>
          <w:b/>
          <w:bCs/>
        </w:rPr>
        <w:t>c)</w:t>
      </w:r>
      <w:r>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 </w:t>
      </w:r>
      <w:r>
        <w:rPr/>
        <w:t>95% confidence intervals</w:t>
      </w:r>
      <w:r>
        <w:rPr/>
        <w:t xml:space="preserve"> shown as bars - for the </w:t>
      </w:r>
      <w:r>
        <w:rPr/>
        <w:t xml:space="preserve">1000 </w:t>
      </w:r>
      <w:r>
        <w:rPr/>
        <w:t>cross-validated subsets.  Dashed lines indicate the expected values for a perfectly calibrated and discriminatory model.</w:t>
      </w:r>
      <w:r>
        <w:br w:type="page"/>
      </w:r>
    </w:p>
    <w:p>
      <w:pPr>
        <w:pStyle w:val="Textbody1"/>
        <w:jc w:val="left"/>
        <w:rPr/>
      </w:pPr>
      <w:r>
        <w:rPr/>
        <w:drawing>
          <wp:inline distT="0" distB="0" distL="0" distR="0">
            <wp:extent cx="2743200" cy="27432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r>
        <w:rPr/>
        <w:t xml:space="preserve">    </w:t>
      </w:r>
      <w:r>
        <w:rPr/>
        <w:drawing>
          <wp:inline distT="0" distB="0" distL="0" distR="0">
            <wp:extent cx="2743200" cy="274320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743200" cy="2743200"/>
                    </a:xfrm>
                    <a:prstGeom prst="rect">
                      <a:avLst/>
                    </a:prstGeom>
                  </pic:spPr>
                </pic:pic>
              </a:graphicData>
            </a:graphic>
          </wp:inline>
        </w:drawing>
      </w:r>
      <w:r>
        <w:rPr/>
        <w:t xml:space="preserve">    </w:t>
      </w:r>
      <w:commentRangeStart w:id="0"/>
      <w:r>
        <w:rPr/>
        <w:drawing>
          <wp:inline distT="0" distB="0" distL="0" distR="0">
            <wp:extent cx="2743200" cy="27432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743200" cy="2743200"/>
                    </a:xfrm>
                    <a:prstGeom prst="rect">
                      <a:avLst/>
                    </a:prstGeom>
                  </pic:spPr>
                </pic:pic>
              </a:graphicData>
            </a:graphic>
          </wp:inline>
        </w:drawing>
      </w:r>
      <w:commentRangeEnd w:id="0"/>
      <w:r>
        <w:commentReference w:id="0"/>
      </w:r>
      <w:r>
        <w:rPr/>
      </w:r>
    </w:p>
    <w:p>
      <w:pPr>
        <w:pStyle w:val="Textbody1"/>
        <w:jc w:val="left"/>
        <w:rPr/>
      </w:pPr>
      <w:r>
        <w:rPr>
          <w:b/>
          <w:bCs/>
        </w:rPr>
        <w:t xml:space="preserve">Figure 4: </w:t>
      </w:r>
      <w:r>
        <w:rPr/>
        <w:t xml:space="preserve"> Marginal effects of model predictors on collision likelihood.  For each plot, non-target variables are held constant at mean values.  Shading indicates 95% confidence intervals</w:t>
      </w:r>
      <w:r>
        <w:rPr/>
        <w:t xml:space="preserve"> around coefficient estimates</w:t>
      </w:r>
      <w:r>
        <w:rPr/>
        <w:t>.</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aela Plein" w:date="2016-11-14T09:56:00Z" w:initials="MP">
    <w:p>
      <w:r>
        <w:rPr>
          <w:rFonts w:ascii="Liberation Serif" w:hAnsi="Liberation Serif"/>
          <w:color w:val="00000A"/>
          <w:lang w:val="en-US" w:eastAsia="en-US" w:bidi="en-US"/>
        </w:rPr>
        <w:t>What’s going on with this graph here? Why is the mean so thick?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overflowPunct w:val="tru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hanging="0"/>
      <w:outlineLvl w:val="2"/>
      <w:outlineLvl w:val="2"/>
    </w:pPr>
    <w:rPr>
      <w:b/>
      <w:bCs/>
    </w:rPr>
  </w:style>
  <w:style w:type="character" w:styleId="Textsuperscript" w:customStyle="1">
    <w:name w:val="textsuperscript"/>
    <w:qFormat/>
    <w:rPr>
      <w:sz w:val="19"/>
    </w:rPr>
  </w:style>
  <w:style w:type="character" w:styleId="Captiontitle" w:customStyle="1">
    <w:name w:val="caption-title"/>
    <w:qFormat/>
    <w:rPr>
      <w:b/>
      <w:i w:val="false"/>
    </w:rPr>
  </w:style>
  <w:style w:type="character" w:styleId="Emphasis">
    <w:name w:val="Emphasis"/>
    <w:qFormat/>
    <w:rPr>
      <w:i/>
    </w:rPr>
  </w:style>
  <w:style w:type="character" w:styleId="Textit" w:customStyle="1">
    <w:name w:val="textit"/>
    <w:qFormat/>
    <w:rPr>
      <w:i/>
    </w:rPr>
  </w:style>
  <w:style w:type="character" w:styleId="Textbf" w:customStyle="1">
    <w:name w:val="textbf"/>
    <w:qFormat/>
    <w:rPr>
      <w:b/>
      <w:i w:val="false"/>
    </w:rPr>
  </w:style>
  <w:style w:type="character" w:styleId="LineNumbering" w:customStyle="1">
    <w:name w:val="Line Numbering"/>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pPr>
      <w:suppressLineNumbers/>
    </w:pPr>
    <w:rPr/>
  </w:style>
  <w:style w:type="paragraph" w:styleId="Textbody1" w:customStyle="1">
    <w:name w:val="Text-body"/>
    <w:basedOn w:val="Normal"/>
    <w:qFormat/>
    <w:pPr>
      <w:suppressAutoHyphens w:val="true"/>
      <w:spacing w:lineRule="auto" w:line="360"/>
      <w:jc w:val="both"/>
    </w:pPr>
    <w:rPr/>
  </w:style>
  <w:style w:type="paragraph" w:styleId="Title">
    <w:name w:val="Title"/>
    <w:basedOn w:val="Heading"/>
    <w:qFormat/>
    <w:pPr>
      <w:spacing w:before="238" w:after="289"/>
      <w:jc w:val="center"/>
    </w:pPr>
    <w:rPr/>
  </w:style>
  <w:style w:type="paragraph" w:styleId="TableContents" w:customStyle="1">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TableHeading" w:customStyle="1">
    <w:name w:val="Table Heading"/>
    <w:basedOn w:val="TableContents"/>
    <w:qFormat/>
    <w:pPr/>
    <w:rPr/>
  </w:style>
  <w:style w:type="paragraph" w:styleId="PreformattedText" w:customStyle="1">
    <w:name w:val="Preformatted Text"/>
    <w:basedOn w:val="Normal"/>
    <w:qFormat/>
    <w:pPr/>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Application>LibreOffice/5.1.4.2$Linux_X86_64 LibreOffice_project/10m0$Build-2</Application>
  <Pages>23</Pages>
  <Words>3946</Words>
  <Characters>22355</Characters>
  <CharactersWithSpaces>26208</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2016-11-13T23:57:00Z</dcterms:created>
  <dc:creator>TeX4ht from Risk_Model_Publish.tex, options: xhtml,ooffice,html,refcaption 
(http://www.cse.ohio-state.edu/~gurari/TeX4ht/)  
</dc:creator>
  <dc:description/>
  <dc:language>en-AU</dc:language>
  <cp:lastModifiedBy>Casey Visintin</cp:lastModifiedBy>
  <dcterms:modified xsi:type="dcterms:W3CDTF">2016-11-17T16:56:59Z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